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contract runs for </w:t>
      </w:r>
      <w:ins w:id="101" w:author="Dana Reviewer" w:date="2026-01-01T00:00:00Z">
        <w:r>
          <w:t>three years</w:t>
        </w:r>
      </w:ins>
      <w:del w:id="102" w:author="Dana Reviewer" w:date="2026-01-01T00:00:00Z">
        <w:r>
          <w:delText>two years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